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3" w:type="dxa"/>
        <w:tblInd w:w="4" w:type="dxa"/>
        <w:tblLayout w:type="fixed"/>
        <w:tblLook w:val="0400" w:firstRow="0" w:lastRow="0" w:firstColumn="0" w:lastColumn="0" w:noHBand="0" w:noVBand="1"/>
      </w:tblPr>
      <w:tblGrid>
        <w:gridCol w:w="2128"/>
        <w:gridCol w:w="7435"/>
      </w:tblGrid>
      <w:tr w:rsidR="00045A86" w:rsidRPr="00703D14" w14:paraId="2671F139" w14:textId="77777777" w:rsidTr="00B12438">
        <w:trPr>
          <w:trHeight w:val="646"/>
        </w:trPr>
        <w:tc>
          <w:tcPr>
            <w:tcW w:w="2128" w:type="dxa"/>
            <w:vMerge w:val="restart"/>
            <w:tcBorders>
              <w:top w:val="single" w:sz="4" w:space="0" w:color="000000"/>
              <w:left w:val="single" w:sz="4" w:space="0" w:color="000000"/>
              <w:bottom w:val="single" w:sz="4" w:space="0" w:color="000000"/>
              <w:right w:val="single" w:sz="4" w:space="0" w:color="000000"/>
            </w:tcBorders>
          </w:tcPr>
          <w:p w14:paraId="04661998" w14:textId="59D4452B" w:rsidR="00045A86" w:rsidRPr="00703D14" w:rsidRDefault="00B12438" w:rsidP="00FB3F43">
            <w:pPr>
              <w:rPr>
                <w:rFonts w:ascii="Times New Roman" w:hAnsi="Times New Roman" w:cs="Times New Roman"/>
              </w:rPr>
            </w:pPr>
            <w:r>
              <w:rPr>
                <w:rFonts w:ascii="Times New Roman" w:hAnsi="Times New Roman" w:cs="Times New Roman"/>
                <w:noProof/>
              </w:rPr>
              <w:t>Q</w:t>
            </w:r>
            <w:r w:rsidR="00045A86" w:rsidRPr="00703D14">
              <w:rPr>
                <w:rFonts w:ascii="Times New Roman" w:hAnsi="Times New Roman" w:cs="Times New Roman"/>
                <w:noProof/>
              </w:rPr>
              <w:drawing>
                <wp:inline distT="0" distB="0" distL="0" distR="0" wp14:anchorId="26C1C5FF" wp14:editId="54BCEED4">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435"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FB3F43">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FB3F43">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B12438">
        <w:trPr>
          <w:trHeight w:val="319"/>
        </w:trPr>
        <w:tc>
          <w:tcPr>
            <w:tcW w:w="2128"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FB3F43">
            <w:pPr>
              <w:rPr>
                <w:rFonts w:ascii="Times New Roman" w:hAnsi="Times New Roman" w:cs="Times New Roman"/>
              </w:rPr>
            </w:pPr>
          </w:p>
        </w:tc>
        <w:tc>
          <w:tcPr>
            <w:tcW w:w="7435"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FB3F43">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B12438">
        <w:trPr>
          <w:trHeight w:val="319"/>
        </w:trPr>
        <w:tc>
          <w:tcPr>
            <w:tcW w:w="2128"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FB3F43">
            <w:pPr>
              <w:rPr>
                <w:rFonts w:ascii="Times New Roman" w:hAnsi="Times New Roman" w:cs="Times New Roman"/>
              </w:rPr>
            </w:pPr>
          </w:p>
        </w:tc>
        <w:tc>
          <w:tcPr>
            <w:tcW w:w="7435" w:type="dxa"/>
            <w:tcBorders>
              <w:top w:val="single" w:sz="4" w:space="0" w:color="000000"/>
              <w:left w:val="single" w:sz="4" w:space="0" w:color="000000"/>
              <w:bottom w:val="single" w:sz="4" w:space="0" w:color="000000"/>
              <w:right w:val="single" w:sz="4" w:space="0" w:color="000000"/>
            </w:tcBorders>
          </w:tcPr>
          <w:p w14:paraId="55CCB50C" w14:textId="7C52AD18" w:rsidR="00045A86" w:rsidRPr="00703D14" w:rsidRDefault="00045A86" w:rsidP="00FB3F43">
            <w:pPr>
              <w:rPr>
                <w:rFonts w:ascii="Times New Roman" w:hAnsi="Times New Roman" w:cs="Times New Roman"/>
              </w:rPr>
            </w:pPr>
            <w:r>
              <w:rPr>
                <w:rFonts w:ascii="Times New Roman" w:hAnsi="Times New Roman" w:cs="Times New Roman"/>
              </w:rPr>
              <w:t>Name:</w:t>
            </w:r>
            <w:r w:rsidR="00AA2393">
              <w:rPr>
                <w:rFonts w:ascii="Times New Roman" w:hAnsi="Times New Roman" w:cs="Times New Roman"/>
              </w:rPr>
              <w:t xml:space="preserve"> </w:t>
            </w:r>
            <w:proofErr w:type="gramStart"/>
            <w:r w:rsidR="0017370C">
              <w:rPr>
                <w:rFonts w:ascii="Times New Roman" w:hAnsi="Times New Roman" w:cs="Times New Roman"/>
              </w:rPr>
              <w:t>A.RITHWIK</w:t>
            </w:r>
            <w:proofErr w:type="gramEnd"/>
            <w:r>
              <w:rPr>
                <w:rFonts w:ascii="Times New Roman" w:hAnsi="Times New Roman" w:cs="Times New Roman"/>
              </w:rPr>
              <w:t xml:space="preserve">                         Reg. </w:t>
            </w:r>
            <w:proofErr w:type="gramStart"/>
            <w:r>
              <w:rPr>
                <w:rFonts w:ascii="Times New Roman" w:hAnsi="Times New Roman" w:cs="Times New Roman"/>
              </w:rPr>
              <w:t>No:</w:t>
            </w:r>
            <w:r w:rsidR="00AA2393">
              <w:rPr>
                <w:rFonts w:ascii="Times New Roman" w:hAnsi="Times New Roman" w:cs="Times New Roman"/>
              </w:rPr>
              <w:t>2503A52</w:t>
            </w:r>
            <w:ins w:id="0" w:author="Microsoft Word" w:date="2026-10-06T14:36:00Z" w16du:dateUtc="2026-10-06T09:06:00Z">
              <w:r>
                <w:rPr>
                  <w:rFonts w:ascii="Times New Roman" w:hAnsi="Times New Roman" w:cs="Times New Roman"/>
                </w:rPr>
                <w:t>No:</w:t>
              </w:r>
              <w:r w:rsidR="00AA2393">
                <w:rPr>
                  <w:rFonts w:ascii="Times New Roman" w:hAnsi="Times New Roman" w:cs="Times New Roman"/>
                </w:rPr>
                <w:t>2503A52</w:t>
              </w:r>
              <w:r w:rsidR="0050619B">
                <w:rPr>
                  <w:rFonts w:ascii="Times New Roman" w:hAnsi="Times New Roman" w:cs="Times New Roman"/>
                </w:rPr>
                <w:t>434</w:t>
              </w:r>
            </w:ins>
            <w:proofErr w:type="gramEnd"/>
          </w:p>
        </w:tc>
      </w:tr>
      <w:tr w:rsidR="00045A86" w:rsidRPr="00703D14" w14:paraId="78094299" w14:textId="77777777" w:rsidTr="00B12438">
        <w:trPr>
          <w:trHeight w:val="319"/>
        </w:trPr>
        <w:tc>
          <w:tcPr>
            <w:tcW w:w="2128"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FB3F43">
            <w:pPr>
              <w:rPr>
                <w:rFonts w:ascii="Times New Roman" w:hAnsi="Times New Roman" w:cs="Times New Roman"/>
              </w:rPr>
            </w:pPr>
          </w:p>
        </w:tc>
        <w:tc>
          <w:tcPr>
            <w:tcW w:w="7435"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FB3F43">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B12438">
        <w:trPr>
          <w:trHeight w:val="319"/>
        </w:trPr>
        <w:tc>
          <w:tcPr>
            <w:tcW w:w="2128"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FB3F43">
            <w:pPr>
              <w:rPr>
                <w:rFonts w:ascii="Times New Roman" w:hAnsi="Times New Roman" w:cs="Times New Roman"/>
              </w:rPr>
            </w:pPr>
          </w:p>
        </w:tc>
        <w:tc>
          <w:tcPr>
            <w:tcW w:w="7435" w:type="dxa"/>
            <w:tcBorders>
              <w:top w:val="single" w:sz="4" w:space="0" w:color="000000"/>
              <w:left w:val="single" w:sz="4" w:space="0" w:color="000000"/>
              <w:bottom w:val="single" w:sz="4" w:space="0" w:color="000000"/>
              <w:right w:val="single" w:sz="4" w:space="0" w:color="000000"/>
            </w:tcBorders>
          </w:tcPr>
          <w:p w14:paraId="1EEF0125" w14:textId="0E8FBFEB" w:rsidR="00045A86" w:rsidRPr="00703D14" w:rsidRDefault="00045A86" w:rsidP="00FB3F43">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AA2393">
              <w:rPr>
                <w:rFonts w:ascii="Times New Roman" w:hAnsi="Times New Roman" w:cs="Times New Roman"/>
              </w:rPr>
              <w:t>22-09-2026</w:t>
            </w:r>
          </w:p>
        </w:tc>
      </w:tr>
    </w:tbl>
    <w:p w14:paraId="051AB111" w14:textId="77777777" w:rsidR="00045A86" w:rsidRDefault="00045A86"/>
    <w:p w14:paraId="3CF62749" w14:textId="2231B332" w:rsidR="00045A86" w:rsidRDefault="00E9479B">
      <w:r w:rsidRPr="00E9479B">
        <w:rPr>
          <w:noProof/>
        </w:rPr>
        <w:drawing>
          <wp:inline distT="0" distB="0" distL="0" distR="0" wp14:anchorId="67B4509D" wp14:editId="5C1876E4">
            <wp:extent cx="5943600" cy="3606165"/>
            <wp:effectExtent l="0" t="0" r="0" b="0"/>
            <wp:docPr id="17123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57372" name=""/>
                    <pic:cNvPicPr/>
                  </pic:nvPicPr>
                  <pic:blipFill>
                    <a:blip r:embed="rId8"/>
                    <a:stretch>
                      <a:fillRect/>
                    </a:stretch>
                  </pic:blipFill>
                  <pic:spPr>
                    <a:xfrm>
                      <a:off x="0" y="0"/>
                      <a:ext cx="5943600" cy="3606165"/>
                    </a:xfrm>
                    <a:prstGeom prst="rect">
                      <a:avLst/>
                    </a:prstGeom>
                  </pic:spPr>
                </pic:pic>
              </a:graphicData>
            </a:graphic>
          </wp:inline>
        </w:drawing>
      </w:r>
    </w:p>
    <w:p w14:paraId="2A63B858" w14:textId="77777777" w:rsidR="00FA1A51" w:rsidRDefault="00FA1A51"/>
    <w:p w14:paraId="7F2EDE79" w14:textId="5A7AF5E1" w:rsidR="00FA1A51" w:rsidRPr="00A325E8" w:rsidRDefault="003B4489">
      <w:pPr>
        <w:rPr>
          <w:color w:val="EE0000"/>
        </w:rPr>
      </w:pPr>
      <w:r w:rsidRPr="00A325E8">
        <w:rPr>
          <w:color w:val="EE0000"/>
        </w:rPr>
        <w:t>PROMPT:</w:t>
      </w:r>
    </w:p>
    <w:p w14:paraId="028AE9DA" w14:textId="77777777" w:rsidR="00363ECF" w:rsidRPr="00363ECF" w:rsidRDefault="00363ECF" w:rsidP="00363ECF">
      <w:r w:rsidRPr="00363ECF">
        <w:t>Suggested AI Prompt:</w:t>
      </w:r>
    </w:p>
    <w:p w14:paraId="6F308026" w14:textId="2639F596" w:rsidR="005039F0" w:rsidRDefault="00363ECF" w:rsidP="00363ECF">
      <w:r w:rsidRPr="00363ECF">
        <w:t>“Explain Bubble Sort step by step for the given list. Identify opportunities to reduce unnecessary comparisons. Do not write the complete program yet.”</w:t>
      </w:r>
    </w:p>
    <w:p w14:paraId="1220553E" w14:textId="6258D4BC" w:rsidR="00A041F1" w:rsidRPr="00A041F1" w:rsidRDefault="00363ECF" w:rsidP="00A041F1">
      <w:r w:rsidRPr="00A325E8">
        <w:rPr>
          <w:color w:val="EE0000"/>
        </w:rPr>
        <w:lastRenderedPageBreak/>
        <w:t>CODE:</w:t>
      </w:r>
      <w:r w:rsidR="00A041F1" w:rsidRPr="00A325E8">
        <w:rPr>
          <w:color w:val="EE0000"/>
        </w:rPr>
        <w:t xml:space="preserve"> </w:t>
      </w:r>
      <w:r w:rsidR="00703563">
        <w:rPr>
          <w:noProof/>
        </w:rPr>
        <w:drawing>
          <wp:inline distT="0" distB="0" distL="0" distR="0" wp14:anchorId="04E62A22" wp14:editId="5A5DE4D5">
            <wp:extent cx="5943600" cy="3610610"/>
            <wp:effectExtent l="0" t="0" r="0" b="8890"/>
            <wp:docPr id="2765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7572" name="Picture 27657572"/>
                    <pic:cNvPicPr/>
                  </pic:nvPicPr>
                  <pic:blipFill>
                    <a:blip r:embed="rId9">
                      <a:extLst>
                        <a:ext uri="{28A0092B-C50C-407E-A947-70E740481C1C}">
                          <a14:useLocalDpi xmlns:a14="http://schemas.microsoft.com/office/drawing/2010/main" val="0"/>
                        </a:ext>
                      </a:extLst>
                    </a:blip>
                    <a:stretch>
                      <a:fillRect/>
                    </a:stretch>
                  </pic:blipFill>
                  <pic:spPr>
                    <a:xfrm>
                      <a:off x="0" y="0"/>
                      <a:ext cx="5943600" cy="3610610"/>
                    </a:xfrm>
                    <a:prstGeom prst="rect">
                      <a:avLst/>
                    </a:prstGeom>
                  </pic:spPr>
                </pic:pic>
              </a:graphicData>
            </a:graphic>
          </wp:inline>
        </w:drawing>
      </w:r>
    </w:p>
    <w:p w14:paraId="7E10EA81" w14:textId="235C8C5B" w:rsidR="00363ECF" w:rsidRDefault="00EB07CE" w:rsidP="00363ECF">
      <w:r w:rsidRPr="00A325E8">
        <w:rPr>
          <w:color w:val="EE0000"/>
        </w:rPr>
        <w:t>OUTPUT:</w:t>
      </w:r>
      <w:r w:rsidR="004A778D">
        <w:rPr>
          <w:noProof/>
        </w:rPr>
        <w:drawing>
          <wp:inline distT="0" distB="0" distL="0" distR="0" wp14:anchorId="30815574" wp14:editId="0D8F7D0C">
            <wp:extent cx="6863862" cy="3157855"/>
            <wp:effectExtent l="0" t="0" r="0" b="4445"/>
            <wp:docPr id="1379391534" name="Picture 2" descr="Screenshot 2026-09-22 142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91534" name="Picture 1379391534" descr="Screenshot 2026-09-22 14212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69444" cy="3160423"/>
                    </a:xfrm>
                    <a:prstGeom prst="rect">
                      <a:avLst/>
                    </a:prstGeom>
                  </pic:spPr>
                </pic:pic>
              </a:graphicData>
            </a:graphic>
          </wp:inline>
        </w:drawing>
      </w:r>
    </w:p>
    <w:p w14:paraId="3653BD8C" w14:textId="77D2547B" w:rsidR="000B3546" w:rsidRDefault="000B3546" w:rsidP="00363ECF"/>
    <w:p w14:paraId="053BBE84" w14:textId="4D1A3941" w:rsidR="009604EF" w:rsidRDefault="009604EF" w:rsidP="009604EF"/>
    <w:p w14:paraId="7EFAA249" w14:textId="77777777" w:rsidR="00A325E8" w:rsidRPr="00A325E8" w:rsidRDefault="00A325E8" w:rsidP="00A325E8">
      <w:pPr>
        <w:rPr>
          <w:color w:val="EE0000"/>
        </w:rPr>
      </w:pPr>
      <w:r w:rsidRPr="00A325E8">
        <w:rPr>
          <w:color w:val="EE0000"/>
        </w:rPr>
        <w:lastRenderedPageBreak/>
        <w:t>OBSERVATION:</w:t>
      </w:r>
    </w:p>
    <w:p w14:paraId="600882A0" w14:textId="77777777" w:rsidR="009604EF" w:rsidRDefault="009604EF" w:rsidP="009604EF"/>
    <w:p w14:paraId="41882890" w14:textId="77777777" w:rsidR="009604EF" w:rsidRDefault="009604EF" w:rsidP="009604EF">
      <w:r>
        <w:t>* Bubble Sort compares adjacent elements and swaps them.</w:t>
      </w:r>
    </w:p>
    <w:p w14:paraId="1F89007E" w14:textId="77777777" w:rsidR="009604EF" w:rsidRDefault="009604EF" w:rsidP="009604EF">
      <w:r>
        <w:t>* The list is sorted in ascending order.</w:t>
      </w:r>
    </w:p>
    <w:p w14:paraId="65E4B5FE" w14:textId="77777777" w:rsidR="009604EF" w:rsidRDefault="009604EF" w:rsidP="009604EF">
      <w:r>
        <w:t>* Each pass moves the largest element to the end.</w:t>
      </w:r>
    </w:p>
    <w:p w14:paraId="1226B169" w14:textId="77777777" w:rsidR="009604EF" w:rsidRDefault="009604EF" w:rsidP="009604EF">
      <w:r>
        <w:t>* Comparisons and swaps depend on the input list.</w:t>
      </w:r>
    </w:p>
    <w:p w14:paraId="7170BE57" w14:textId="77777777" w:rsidR="009604EF" w:rsidRDefault="009604EF" w:rsidP="009604EF">
      <w:r>
        <w:t>* Early-exit stops sorting when no swaps occur.</w:t>
      </w:r>
    </w:p>
    <w:p w14:paraId="31C393B9" w14:textId="0D430E76" w:rsidR="00D22A70" w:rsidRDefault="009604EF" w:rsidP="009604EF">
      <w:r>
        <w:t>* Early-exit makes Bubble Sort faster for sorted or nearly sorted lists.</w:t>
      </w:r>
    </w:p>
    <w:p w14:paraId="11771F05" w14:textId="4B0DFC0D" w:rsidR="00EF041F" w:rsidRPr="00A325E8" w:rsidRDefault="00111BF7" w:rsidP="00363ECF">
      <w:pPr>
        <w:rPr>
          <w:b/>
          <w:bCs/>
          <w:color w:val="EE0000"/>
        </w:rPr>
      </w:pPr>
      <w:r w:rsidRPr="00A325E8">
        <w:rPr>
          <w:b/>
          <w:bCs/>
          <w:color w:val="EE0000"/>
        </w:rPr>
        <w:t>QUESTION-</w:t>
      </w:r>
      <w:r w:rsidR="00EF041F" w:rsidRPr="00A325E8">
        <w:rPr>
          <w:b/>
          <w:bCs/>
          <w:color w:val="EE0000"/>
        </w:rPr>
        <w:t>2</w:t>
      </w:r>
    </w:p>
    <w:p w14:paraId="361F0369" w14:textId="10FE93C1" w:rsidR="00363ECF" w:rsidRDefault="003628D7" w:rsidP="00363ECF">
      <w:r w:rsidRPr="003628D7">
        <w:rPr>
          <w:noProof/>
        </w:rPr>
        <w:drawing>
          <wp:inline distT="0" distB="0" distL="0" distR="0" wp14:anchorId="5EB39F33" wp14:editId="681DEBCC">
            <wp:extent cx="5807417" cy="3452446"/>
            <wp:effectExtent l="0" t="0" r="3175" b="0"/>
            <wp:docPr id="207412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26254" name=""/>
                    <pic:cNvPicPr/>
                  </pic:nvPicPr>
                  <pic:blipFill>
                    <a:blip r:embed="rId11"/>
                    <a:stretch>
                      <a:fillRect/>
                    </a:stretch>
                  </pic:blipFill>
                  <pic:spPr>
                    <a:xfrm>
                      <a:off x="0" y="0"/>
                      <a:ext cx="5841632" cy="3472786"/>
                    </a:xfrm>
                    <a:prstGeom prst="rect">
                      <a:avLst/>
                    </a:prstGeom>
                  </pic:spPr>
                </pic:pic>
              </a:graphicData>
            </a:graphic>
          </wp:inline>
        </w:drawing>
      </w:r>
    </w:p>
    <w:p w14:paraId="19200392" w14:textId="7FE9E5A7" w:rsidR="00EF041F" w:rsidRPr="00A325E8" w:rsidRDefault="00EF041F" w:rsidP="00363ECF">
      <w:pPr>
        <w:rPr>
          <w:color w:val="EE0000"/>
        </w:rPr>
      </w:pPr>
      <w:r w:rsidRPr="00A325E8">
        <w:rPr>
          <w:color w:val="EE0000"/>
        </w:rPr>
        <w:t>PROMPT:</w:t>
      </w:r>
    </w:p>
    <w:p w14:paraId="153090D5" w14:textId="68FAA3A5" w:rsidR="00EF041F" w:rsidRDefault="00A8232D" w:rsidP="00363ECF">
      <w:r w:rsidRPr="00A8232D">
        <w:t>Implement Linear Search and Binary Search for the given list, count and compare their comparisons for first, middle, last, and absent elements, explain why Binary Search requires sorted data, compare suitable use cases, and suggest one valid optimization.</w:t>
      </w:r>
    </w:p>
    <w:p w14:paraId="201A6873" w14:textId="70D4DD24" w:rsidR="00A8232D" w:rsidRDefault="00A8232D" w:rsidP="00363ECF">
      <w:pPr>
        <w:rPr>
          <w:noProof/>
        </w:rPr>
      </w:pPr>
      <w:r w:rsidRPr="00A325E8">
        <w:rPr>
          <w:color w:val="EE0000"/>
        </w:rPr>
        <w:lastRenderedPageBreak/>
        <w:t>CODE:</w:t>
      </w:r>
      <w:r w:rsidRPr="00A325E8">
        <w:rPr>
          <w:noProof/>
          <w:color w:val="EE0000"/>
        </w:rPr>
        <w:t xml:space="preserve"> </w:t>
      </w:r>
      <w:r w:rsidRPr="00A8232D">
        <w:rPr>
          <w:noProof/>
        </w:rPr>
        <w:drawing>
          <wp:inline distT="0" distB="0" distL="0" distR="0" wp14:anchorId="6BD3D3CD" wp14:editId="24F43C69">
            <wp:extent cx="5943600" cy="3650615"/>
            <wp:effectExtent l="0" t="0" r="0" b="6985"/>
            <wp:docPr id="156139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9852" name=""/>
                    <pic:cNvPicPr/>
                  </pic:nvPicPr>
                  <pic:blipFill>
                    <a:blip r:embed="rId12"/>
                    <a:stretch>
                      <a:fillRect/>
                    </a:stretch>
                  </pic:blipFill>
                  <pic:spPr>
                    <a:xfrm>
                      <a:off x="0" y="0"/>
                      <a:ext cx="5943600" cy="3650615"/>
                    </a:xfrm>
                    <a:prstGeom prst="rect">
                      <a:avLst/>
                    </a:prstGeom>
                  </pic:spPr>
                </pic:pic>
              </a:graphicData>
            </a:graphic>
          </wp:inline>
        </w:drawing>
      </w:r>
    </w:p>
    <w:p w14:paraId="49D33CF4" w14:textId="2558D3B6" w:rsidR="00A8232D" w:rsidRDefault="00A8232D" w:rsidP="00363ECF">
      <w:pPr>
        <w:rPr>
          <w:noProof/>
        </w:rPr>
      </w:pPr>
      <w:r w:rsidRPr="00A325E8">
        <w:rPr>
          <w:noProof/>
          <w:color w:val="EE0000"/>
        </w:rPr>
        <w:t>OUTPUT:</w:t>
      </w:r>
      <w:r w:rsidRPr="00A8232D">
        <w:rPr>
          <w:noProof/>
        </w:rPr>
        <w:t xml:space="preserve"> </w:t>
      </w:r>
      <w:r w:rsidRPr="00A8232D">
        <w:rPr>
          <w:noProof/>
        </w:rPr>
        <w:drawing>
          <wp:inline distT="0" distB="0" distL="0" distR="0" wp14:anchorId="0FBA7D44" wp14:editId="40748994">
            <wp:extent cx="5943600" cy="2882265"/>
            <wp:effectExtent l="0" t="0" r="0" b="0"/>
            <wp:docPr id="128297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72133" name=""/>
                    <pic:cNvPicPr/>
                  </pic:nvPicPr>
                  <pic:blipFill>
                    <a:blip r:embed="rId13"/>
                    <a:stretch>
                      <a:fillRect/>
                    </a:stretch>
                  </pic:blipFill>
                  <pic:spPr>
                    <a:xfrm>
                      <a:off x="0" y="0"/>
                      <a:ext cx="5943600" cy="2882265"/>
                    </a:xfrm>
                    <a:prstGeom prst="rect">
                      <a:avLst/>
                    </a:prstGeom>
                  </pic:spPr>
                </pic:pic>
              </a:graphicData>
            </a:graphic>
          </wp:inline>
        </w:drawing>
      </w:r>
    </w:p>
    <w:p w14:paraId="67CD7A02" w14:textId="11C46103" w:rsidR="00A8232D" w:rsidRPr="00A325E8" w:rsidRDefault="00A8232D" w:rsidP="00A8232D">
      <w:pPr>
        <w:rPr>
          <w:noProof/>
          <w:color w:val="EE0000"/>
        </w:rPr>
      </w:pPr>
      <w:r w:rsidRPr="00A325E8">
        <w:rPr>
          <w:noProof/>
          <w:color w:val="EE0000"/>
        </w:rPr>
        <w:t>OBSERVATION:</w:t>
      </w:r>
    </w:p>
    <w:p w14:paraId="50CE96E9" w14:textId="77777777" w:rsidR="00A8232D" w:rsidRDefault="00A8232D" w:rsidP="00A8232D"/>
    <w:p w14:paraId="20804FF9" w14:textId="77777777" w:rsidR="00A8232D" w:rsidRDefault="00A8232D" w:rsidP="00A8232D">
      <w:r>
        <w:t>* Linear Search checks elements one by one and works on sorted or unsorted data.</w:t>
      </w:r>
    </w:p>
    <w:p w14:paraId="7588C970" w14:textId="77777777" w:rsidR="00A8232D" w:rsidRDefault="00A8232D" w:rsidP="00A8232D">
      <w:r>
        <w:lastRenderedPageBreak/>
        <w:t>* Binary Search is faster but requires the list to be sorted.</w:t>
      </w:r>
    </w:p>
    <w:p w14:paraId="1BA4C08E" w14:textId="77777777" w:rsidR="00A8232D" w:rsidRDefault="00A8232D" w:rsidP="00A8232D">
      <w:r>
        <w:t>* Binary Search uses fewer comparisons for large datasets.</w:t>
      </w:r>
    </w:p>
    <w:p w14:paraId="34622135" w14:textId="1A7BCC99" w:rsidR="00A8232D" w:rsidRDefault="00A8232D" w:rsidP="00A8232D">
      <w:r>
        <w:t>* For small or unsorted lists, Linear Search is simple and suitable.</w:t>
      </w:r>
    </w:p>
    <w:p w14:paraId="2F776D91" w14:textId="1108C165" w:rsidR="00A8232D" w:rsidRPr="00A325E8" w:rsidRDefault="00A8232D" w:rsidP="00A8232D">
      <w:pPr>
        <w:rPr>
          <w:color w:val="EE0000"/>
        </w:rPr>
      </w:pPr>
      <w:r w:rsidRPr="00A325E8">
        <w:rPr>
          <w:color w:val="EE0000"/>
        </w:rPr>
        <w:t>QUESTION-3</w:t>
      </w:r>
    </w:p>
    <w:p w14:paraId="7D60D20F" w14:textId="77777777" w:rsidR="00A8232D" w:rsidRPr="00A8232D" w:rsidRDefault="00A8232D" w:rsidP="00A8232D">
      <w:r w:rsidRPr="00A8232D">
        <w:t>Q3 – Compare Sorting Algorithms</w:t>
      </w:r>
    </w:p>
    <w:p w14:paraId="06677666" w14:textId="77777777" w:rsidR="00A8232D" w:rsidRPr="00A8232D" w:rsidRDefault="00A8232D" w:rsidP="00A8232D">
      <w:r w:rsidRPr="00A8232D">
        <w:t>Problem / Starter Code:</w:t>
      </w:r>
    </w:p>
    <w:p w14:paraId="0FAE5DD7" w14:textId="11182843" w:rsidR="00A8232D" w:rsidRPr="00A8232D" w:rsidRDefault="00A8232D" w:rsidP="00A8232D">
      <w:r w:rsidRPr="00A8232D">
        <w:t>data = [45, 12, 78, 34, 23, 89, 5, 67, 10, 56]</w:t>
      </w:r>
    </w:p>
    <w:p w14:paraId="2F52B389" w14:textId="77777777" w:rsidR="00A8232D" w:rsidRPr="00A8232D" w:rsidRDefault="00A8232D" w:rsidP="00A8232D">
      <w:r w:rsidRPr="00A8232D">
        <w:t># TODO:</w:t>
      </w:r>
    </w:p>
    <w:p w14:paraId="12BE4B9D" w14:textId="77777777" w:rsidR="00A8232D" w:rsidRPr="00A8232D" w:rsidRDefault="00A8232D" w:rsidP="00A8232D">
      <w:r w:rsidRPr="00A8232D">
        <w:t># Sort using Bubble Sort, Selection Sort and Insertion Sort.</w:t>
      </w:r>
    </w:p>
    <w:p w14:paraId="29678C65" w14:textId="77777777" w:rsidR="00A8232D" w:rsidRPr="00A8232D" w:rsidRDefault="00A8232D" w:rsidP="00A8232D">
      <w:r w:rsidRPr="00A8232D">
        <w:t># Compare their performance.</w:t>
      </w:r>
    </w:p>
    <w:p w14:paraId="0481C7AD" w14:textId="77777777" w:rsidR="00A8232D" w:rsidRPr="00A8232D" w:rsidRDefault="00A8232D" w:rsidP="00A8232D">
      <w:r w:rsidRPr="00A8232D">
        <w:t>Student Tasks:</w:t>
      </w:r>
    </w:p>
    <w:p w14:paraId="01D5E82E" w14:textId="77777777" w:rsidR="00A8232D" w:rsidRPr="00A8232D" w:rsidRDefault="00A8232D" w:rsidP="00A8232D">
      <w:r w:rsidRPr="00A8232D">
        <w:t>•</w:t>
      </w:r>
      <w:r w:rsidRPr="00A8232D">
        <w:tab/>
        <w:t>Implement all three sorting algorithms.</w:t>
      </w:r>
    </w:p>
    <w:p w14:paraId="0638E642" w14:textId="77777777" w:rsidR="00A8232D" w:rsidRPr="00A8232D" w:rsidRDefault="00A8232D" w:rsidP="00A8232D">
      <w:r w:rsidRPr="00A8232D">
        <w:t>•</w:t>
      </w:r>
      <w:r w:rsidRPr="00A8232D">
        <w:tab/>
        <w:t>Use the same input for each algorithm.</w:t>
      </w:r>
    </w:p>
    <w:p w14:paraId="4FE638A3" w14:textId="77777777" w:rsidR="00A8232D" w:rsidRPr="00A8232D" w:rsidRDefault="00A8232D" w:rsidP="00A8232D">
      <w:r w:rsidRPr="00A8232D">
        <w:t>•</w:t>
      </w:r>
      <w:r w:rsidRPr="00A8232D">
        <w:tab/>
        <w:t>Count comparisons and swaps/shifts.</w:t>
      </w:r>
    </w:p>
    <w:p w14:paraId="4E179AB3" w14:textId="77777777" w:rsidR="00A8232D" w:rsidRPr="00A8232D" w:rsidRDefault="00A8232D" w:rsidP="00A8232D">
      <w:r w:rsidRPr="00A8232D">
        <w:t>•</w:t>
      </w:r>
      <w:r w:rsidRPr="00A8232D">
        <w:tab/>
        <w:t>Use AI to explain strengths and weaknesses.</w:t>
      </w:r>
    </w:p>
    <w:p w14:paraId="7A96993E" w14:textId="77777777" w:rsidR="00A8232D" w:rsidRPr="00A8232D" w:rsidRDefault="00A8232D" w:rsidP="00A8232D">
      <w:r w:rsidRPr="00A8232D">
        <w:t>•</w:t>
      </w:r>
      <w:r w:rsidRPr="00A8232D">
        <w:tab/>
        <w:t>Ask AI which algorithm suits nearly sorted data.</w:t>
      </w:r>
    </w:p>
    <w:p w14:paraId="7E81E604" w14:textId="77777777" w:rsidR="00A8232D" w:rsidRDefault="00A8232D" w:rsidP="00A8232D">
      <w:r w:rsidRPr="00A8232D">
        <w:t>•</w:t>
      </w:r>
      <w:r w:rsidRPr="00A8232D">
        <w:tab/>
        <w:t>Compare experimental results with theoretical complexity.</w:t>
      </w:r>
    </w:p>
    <w:p w14:paraId="6C2192EA" w14:textId="70AA478E" w:rsidR="00A8232D" w:rsidRPr="00A325E8" w:rsidRDefault="00E24868" w:rsidP="00A8232D">
      <w:pPr>
        <w:rPr>
          <w:color w:val="EE0000"/>
        </w:rPr>
      </w:pPr>
      <w:r w:rsidRPr="00A325E8">
        <w:rPr>
          <w:color w:val="EE0000"/>
        </w:rPr>
        <w:t>PROMPT:</w:t>
      </w:r>
    </w:p>
    <w:p w14:paraId="2FF85BB8" w14:textId="13CB3C85" w:rsidR="00E24868" w:rsidRDefault="00E24868" w:rsidP="00A8232D">
      <w:r w:rsidRPr="00E24868">
        <w:t>Implement Bubble Sort, Selection Sort, and Insertion Sort for the given data, count comparisons and swaps/shifts, compare their strengths, weaknesses, time complexities, and identify which algorithm is best for nearly sorted data.</w:t>
      </w:r>
    </w:p>
    <w:p w14:paraId="2BA989CD" w14:textId="1C6F72C3" w:rsidR="00E24868" w:rsidRPr="00A325E8" w:rsidRDefault="00A325E8" w:rsidP="00A8232D">
      <w:pPr>
        <w:rPr>
          <w:color w:val="EE0000"/>
        </w:rPr>
      </w:pPr>
      <w:r w:rsidRPr="00A325E8">
        <w:rPr>
          <w:color w:val="EE0000"/>
        </w:rPr>
        <w:t>CODE:</w:t>
      </w:r>
    </w:p>
    <w:p w14:paraId="0E892FEB" w14:textId="60412A2D" w:rsidR="00E24868" w:rsidRPr="00E24868" w:rsidRDefault="00E24868" w:rsidP="00E24868">
      <w:pPr>
        <w:rPr>
          <w:lang w:val="en-IN"/>
        </w:rPr>
      </w:pPr>
      <w:r w:rsidRPr="00E24868">
        <w:rPr>
          <w:noProof/>
          <w:lang w:val="en-IN"/>
        </w:rPr>
        <w:lastRenderedPageBreak/>
        <w:drawing>
          <wp:inline distT="0" distB="0" distL="0" distR="0" wp14:anchorId="7D5A5C05" wp14:editId="38F669AF">
            <wp:extent cx="5943600" cy="4009390"/>
            <wp:effectExtent l="0" t="0" r="0" b="0"/>
            <wp:docPr id="1064974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09390"/>
                    </a:xfrm>
                    <a:prstGeom prst="rect">
                      <a:avLst/>
                    </a:prstGeom>
                    <a:noFill/>
                    <a:ln>
                      <a:noFill/>
                    </a:ln>
                  </pic:spPr>
                </pic:pic>
              </a:graphicData>
            </a:graphic>
          </wp:inline>
        </w:drawing>
      </w:r>
    </w:p>
    <w:p w14:paraId="14C98980" w14:textId="7DFEBDCA" w:rsidR="00E24868" w:rsidRPr="00A325E8" w:rsidRDefault="00E24868" w:rsidP="00A8232D">
      <w:pPr>
        <w:rPr>
          <w:color w:val="EE0000"/>
        </w:rPr>
      </w:pPr>
      <w:r w:rsidRPr="00A325E8">
        <w:rPr>
          <w:color w:val="EE0000"/>
        </w:rPr>
        <w:t>OUTPUT:</w:t>
      </w:r>
    </w:p>
    <w:p w14:paraId="6596B9D4" w14:textId="796E6CC8" w:rsidR="00E24868" w:rsidRDefault="00E24868" w:rsidP="00A8232D">
      <w:r w:rsidRPr="00E24868">
        <w:rPr>
          <w:noProof/>
        </w:rPr>
        <w:drawing>
          <wp:inline distT="0" distB="0" distL="0" distR="0" wp14:anchorId="1C501BC3" wp14:editId="4845B8EB">
            <wp:extent cx="4465707" cy="1470787"/>
            <wp:effectExtent l="0" t="0" r="0" b="0"/>
            <wp:docPr id="34170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06671" name=""/>
                    <pic:cNvPicPr/>
                  </pic:nvPicPr>
                  <pic:blipFill>
                    <a:blip r:embed="rId15"/>
                    <a:stretch>
                      <a:fillRect/>
                    </a:stretch>
                  </pic:blipFill>
                  <pic:spPr>
                    <a:xfrm>
                      <a:off x="0" y="0"/>
                      <a:ext cx="4465707" cy="1470787"/>
                    </a:xfrm>
                    <a:prstGeom prst="rect">
                      <a:avLst/>
                    </a:prstGeom>
                  </pic:spPr>
                </pic:pic>
              </a:graphicData>
            </a:graphic>
          </wp:inline>
        </w:drawing>
      </w:r>
    </w:p>
    <w:p w14:paraId="6AFC49B9" w14:textId="31E52D12" w:rsidR="00E24868" w:rsidRPr="00A325E8" w:rsidRDefault="00E24868" w:rsidP="00E24868">
      <w:pPr>
        <w:rPr>
          <w:color w:val="EE0000"/>
        </w:rPr>
      </w:pPr>
      <w:r w:rsidRPr="00A325E8">
        <w:rPr>
          <w:color w:val="EE0000"/>
        </w:rPr>
        <w:t>OBSERVATION:</w:t>
      </w:r>
    </w:p>
    <w:p w14:paraId="6BA53D6F" w14:textId="77777777" w:rsidR="00E24868" w:rsidRPr="00E24868" w:rsidRDefault="00E24868" w:rsidP="00E24868">
      <w:pPr>
        <w:numPr>
          <w:ilvl w:val="0"/>
          <w:numId w:val="2"/>
        </w:numPr>
        <w:rPr>
          <w:lang w:val="en-IN"/>
        </w:rPr>
      </w:pPr>
      <w:r w:rsidRPr="00E24868">
        <w:rPr>
          <w:lang w:val="en-IN"/>
        </w:rPr>
        <w:t>All three algorithms correctly sort the same input data in ascending order.</w:t>
      </w:r>
    </w:p>
    <w:p w14:paraId="3D32B5A6" w14:textId="77777777" w:rsidR="00E24868" w:rsidRPr="00E24868" w:rsidRDefault="00E24868" w:rsidP="00E24868">
      <w:pPr>
        <w:numPr>
          <w:ilvl w:val="0"/>
          <w:numId w:val="2"/>
        </w:numPr>
        <w:rPr>
          <w:lang w:val="en-IN"/>
        </w:rPr>
      </w:pPr>
      <w:r w:rsidRPr="00E24868">
        <w:rPr>
          <w:lang w:val="en-IN"/>
        </w:rPr>
        <w:t>Bubble Sort and Selection Sort generally require more comparisons.</w:t>
      </w:r>
    </w:p>
    <w:p w14:paraId="5D6F718D" w14:textId="77777777" w:rsidR="00E24868" w:rsidRPr="00E24868" w:rsidRDefault="00E24868" w:rsidP="00E24868">
      <w:pPr>
        <w:numPr>
          <w:ilvl w:val="0"/>
          <w:numId w:val="2"/>
        </w:numPr>
        <w:rPr>
          <w:lang w:val="en-IN"/>
        </w:rPr>
      </w:pPr>
      <w:r w:rsidRPr="00E24868">
        <w:rPr>
          <w:lang w:val="en-IN"/>
        </w:rPr>
        <w:t>Insertion Sort performs well when the data is nearly sorted.</w:t>
      </w:r>
    </w:p>
    <w:p w14:paraId="17641CAB" w14:textId="77777777" w:rsidR="00E24868" w:rsidRPr="00E24868" w:rsidRDefault="00E24868" w:rsidP="00E24868">
      <w:pPr>
        <w:numPr>
          <w:ilvl w:val="0"/>
          <w:numId w:val="2"/>
        </w:numPr>
        <w:rPr>
          <w:lang w:val="en-IN"/>
        </w:rPr>
      </w:pPr>
      <w:r w:rsidRPr="00E24868">
        <w:rPr>
          <w:lang w:val="en-IN"/>
        </w:rPr>
        <w:t xml:space="preserve">All three have </w:t>
      </w:r>
      <w:r w:rsidRPr="00E24868">
        <w:rPr>
          <w:b/>
          <w:bCs/>
          <w:lang w:val="en-IN"/>
        </w:rPr>
        <w:t>O(n²)</w:t>
      </w:r>
      <w:r w:rsidRPr="00E24868">
        <w:rPr>
          <w:lang w:val="en-IN"/>
        </w:rPr>
        <w:t xml:space="preserve"> average/worst-case time complexity.</w:t>
      </w:r>
    </w:p>
    <w:p w14:paraId="76AC9BEB" w14:textId="77777777" w:rsidR="00E24868" w:rsidRDefault="00E24868" w:rsidP="00E24868">
      <w:pPr>
        <w:numPr>
          <w:ilvl w:val="0"/>
          <w:numId w:val="2"/>
        </w:numPr>
        <w:rPr>
          <w:lang w:val="en-IN"/>
        </w:rPr>
      </w:pPr>
      <w:r w:rsidRPr="00E24868">
        <w:rPr>
          <w:lang w:val="en-IN"/>
        </w:rPr>
        <w:t>The practical performance depends on the input order and number of swaps/shifts.</w:t>
      </w:r>
    </w:p>
    <w:p w14:paraId="4D8C283B" w14:textId="77777777" w:rsidR="00E24868" w:rsidRPr="00E24868" w:rsidRDefault="00E24868" w:rsidP="00E24868">
      <w:pPr>
        <w:ind w:left="720"/>
        <w:rPr>
          <w:lang w:val="en-IN"/>
        </w:rPr>
      </w:pPr>
    </w:p>
    <w:p w14:paraId="6B413407" w14:textId="0F7FF631" w:rsidR="00E24868" w:rsidRPr="00A325E8" w:rsidRDefault="00E24868" w:rsidP="00A8232D">
      <w:pPr>
        <w:rPr>
          <w:color w:val="EE0000"/>
        </w:rPr>
      </w:pPr>
      <w:r w:rsidRPr="00A325E8">
        <w:rPr>
          <w:color w:val="EE0000"/>
        </w:rPr>
        <w:lastRenderedPageBreak/>
        <w:t>QUESTION-4</w:t>
      </w:r>
    </w:p>
    <w:p w14:paraId="07E0CD9B" w14:textId="5025C9B1" w:rsidR="00E24868" w:rsidRPr="00E24868" w:rsidRDefault="00E24868" w:rsidP="00E24868">
      <w:r w:rsidRPr="00E24868">
        <w:t xml:space="preserve"> </w:t>
      </w:r>
      <w:proofErr w:type="spellStart"/>
      <w:r w:rsidRPr="00E24868">
        <w:t>Optimising</w:t>
      </w:r>
      <w:proofErr w:type="spellEnd"/>
      <w:r w:rsidRPr="00E24868">
        <w:t xml:space="preserve"> a Student Search and Sort Program</w:t>
      </w:r>
    </w:p>
    <w:p w14:paraId="563C79F7" w14:textId="77777777" w:rsidR="00E24868" w:rsidRPr="00E24868" w:rsidRDefault="00E24868" w:rsidP="00E24868">
      <w:r w:rsidRPr="00E24868">
        <w:t>Problem / Starter Code:</w:t>
      </w:r>
    </w:p>
    <w:p w14:paraId="691FDD95" w14:textId="77777777" w:rsidR="00E24868" w:rsidRPr="00E24868" w:rsidRDefault="00E24868" w:rsidP="00E24868">
      <w:r w:rsidRPr="00E24868">
        <w:t>students = [</w:t>
      </w:r>
    </w:p>
    <w:p w14:paraId="068489B4" w14:textId="77777777" w:rsidR="00E24868" w:rsidRPr="00E24868" w:rsidRDefault="00E24868" w:rsidP="00E24868">
      <w:r w:rsidRPr="00E24868">
        <w:t xml:space="preserve">    ("Arun", 82),</w:t>
      </w:r>
    </w:p>
    <w:p w14:paraId="25A37970" w14:textId="77777777" w:rsidR="00E24868" w:rsidRPr="00E24868" w:rsidRDefault="00E24868" w:rsidP="00E24868">
      <w:r w:rsidRPr="00E24868">
        <w:t xml:space="preserve">    ("Bala", 65),</w:t>
      </w:r>
    </w:p>
    <w:p w14:paraId="0B767643" w14:textId="77777777" w:rsidR="00E24868" w:rsidRPr="00E24868" w:rsidRDefault="00E24868" w:rsidP="00E24868">
      <w:r w:rsidRPr="00E24868">
        <w:t xml:space="preserve">    ("Chitra", 91),</w:t>
      </w:r>
    </w:p>
    <w:p w14:paraId="5AA3A122" w14:textId="77777777" w:rsidR="00E24868" w:rsidRPr="00E24868" w:rsidRDefault="00E24868" w:rsidP="00E24868">
      <w:r w:rsidRPr="00E24868">
        <w:t xml:space="preserve">    ("Divya", 74),</w:t>
      </w:r>
    </w:p>
    <w:p w14:paraId="5269896A" w14:textId="77777777" w:rsidR="00E24868" w:rsidRPr="00E24868" w:rsidRDefault="00E24868" w:rsidP="00E24868">
      <w:r w:rsidRPr="00E24868">
        <w:t xml:space="preserve">    ("Esha", 88)</w:t>
      </w:r>
    </w:p>
    <w:p w14:paraId="35C98F36" w14:textId="77777777" w:rsidR="00E24868" w:rsidRPr="00E24868" w:rsidRDefault="00E24868" w:rsidP="00E24868">
      <w:r w:rsidRPr="00E24868">
        <w:t>]</w:t>
      </w:r>
    </w:p>
    <w:p w14:paraId="1087CD15" w14:textId="77777777" w:rsidR="00E24868" w:rsidRPr="00E24868" w:rsidRDefault="00E24868" w:rsidP="00E24868"/>
    <w:p w14:paraId="44D35687" w14:textId="77777777" w:rsidR="00E24868" w:rsidRPr="00E24868" w:rsidRDefault="00E24868" w:rsidP="00E24868">
      <w:r w:rsidRPr="00E24868">
        <w:t># TODO:</w:t>
      </w:r>
    </w:p>
    <w:p w14:paraId="7AAB3FD9" w14:textId="77777777" w:rsidR="00E24868" w:rsidRPr="00E24868" w:rsidRDefault="00E24868" w:rsidP="00E24868">
      <w:r w:rsidRPr="00E24868">
        <w:t># Find the highest mark.</w:t>
      </w:r>
    </w:p>
    <w:p w14:paraId="16BD5AA0" w14:textId="77777777" w:rsidR="00E24868" w:rsidRPr="00E24868" w:rsidRDefault="00E24868" w:rsidP="00E24868">
      <w:r w:rsidRPr="00E24868">
        <w:t># Sort students by mark.</w:t>
      </w:r>
    </w:p>
    <w:p w14:paraId="794A6A16" w14:textId="77777777" w:rsidR="00E24868" w:rsidRPr="00E24868" w:rsidRDefault="00E24868" w:rsidP="00E24868">
      <w:r w:rsidRPr="00E24868">
        <w:t># Search for a student by name.</w:t>
      </w:r>
    </w:p>
    <w:p w14:paraId="36D4D683" w14:textId="77777777" w:rsidR="00E24868" w:rsidRPr="00E24868" w:rsidRDefault="00E24868" w:rsidP="00E24868">
      <w:r w:rsidRPr="00E24868">
        <w:t># Improve the solution using AI.</w:t>
      </w:r>
    </w:p>
    <w:p w14:paraId="1E3637A2" w14:textId="77777777" w:rsidR="00E24868" w:rsidRPr="00E24868" w:rsidRDefault="00E24868" w:rsidP="00E24868">
      <w:r w:rsidRPr="00E24868">
        <w:t>Student Tasks:</w:t>
      </w:r>
    </w:p>
    <w:p w14:paraId="210105BD" w14:textId="77777777" w:rsidR="00E24868" w:rsidRPr="00E24868" w:rsidRDefault="00E24868" w:rsidP="00E24868">
      <w:r w:rsidRPr="00E24868">
        <w:t>•</w:t>
      </w:r>
      <w:r w:rsidRPr="00E24868">
        <w:tab/>
        <w:t>Write functions for highest mark, sorting and name search.</w:t>
      </w:r>
    </w:p>
    <w:p w14:paraId="3F45ECDE" w14:textId="77777777" w:rsidR="00E24868" w:rsidRPr="00E24868" w:rsidRDefault="00E24868" w:rsidP="00E24868">
      <w:r w:rsidRPr="00E24868">
        <w:t>•</w:t>
      </w:r>
      <w:r w:rsidRPr="00E24868">
        <w:tab/>
        <w:t>Create a straightforward solution first.</w:t>
      </w:r>
    </w:p>
    <w:p w14:paraId="789CC5E1" w14:textId="77777777" w:rsidR="00E24868" w:rsidRPr="00E24868" w:rsidRDefault="00E24868" w:rsidP="00E24868">
      <w:r w:rsidRPr="00E24868">
        <w:t>•</w:t>
      </w:r>
      <w:r w:rsidRPr="00E24868">
        <w:tab/>
        <w:t>Use AI to identify unnecessary operations.</w:t>
      </w:r>
    </w:p>
    <w:p w14:paraId="316042A6" w14:textId="77777777" w:rsidR="00E24868" w:rsidRPr="00E24868" w:rsidRDefault="00E24868" w:rsidP="00E24868">
      <w:r w:rsidRPr="00E24868">
        <w:t>•</w:t>
      </w:r>
      <w:r w:rsidRPr="00E24868">
        <w:tab/>
        <w:t>Ask AI for a more efficient approach.</w:t>
      </w:r>
    </w:p>
    <w:p w14:paraId="54E9A229" w14:textId="77777777" w:rsidR="00E24868" w:rsidRPr="00E24868" w:rsidRDefault="00E24868" w:rsidP="00E24868">
      <w:r w:rsidRPr="00E24868">
        <w:t>•</w:t>
      </w:r>
      <w:r w:rsidRPr="00E24868">
        <w:tab/>
        <w:t>Implement only suggestions you understand.</w:t>
      </w:r>
    </w:p>
    <w:p w14:paraId="21FEE027" w14:textId="77777777" w:rsidR="00E24868" w:rsidRPr="00E24868" w:rsidRDefault="00E24868" w:rsidP="00E24868">
      <w:r w:rsidRPr="00E24868">
        <w:t>•</w:t>
      </w:r>
      <w:r w:rsidRPr="00E24868">
        <w:tab/>
        <w:t>Compare original and improved time complexity.</w:t>
      </w:r>
    </w:p>
    <w:p w14:paraId="1C6A7430" w14:textId="11E16577" w:rsidR="00E24868" w:rsidRPr="00A325E8" w:rsidRDefault="00E24868" w:rsidP="00A8232D">
      <w:pPr>
        <w:rPr>
          <w:color w:val="EE0000"/>
        </w:rPr>
      </w:pPr>
      <w:r w:rsidRPr="00A325E8">
        <w:rPr>
          <w:color w:val="EE0000"/>
        </w:rPr>
        <w:t>PROMPT:</w:t>
      </w:r>
    </w:p>
    <w:p w14:paraId="32B3DF4D" w14:textId="77777777" w:rsidR="00E24868" w:rsidRPr="00E24868" w:rsidRDefault="00E24868" w:rsidP="00E24868">
      <w:pPr>
        <w:rPr>
          <w:lang w:val="en-IN"/>
        </w:rPr>
      </w:pPr>
      <w:r w:rsidRPr="00E24868">
        <w:rPr>
          <w:lang w:val="en-IN"/>
        </w:rPr>
        <w:t xml:space="preserve">Implement functions to find the highest mark, sort students by mark, and search by name, then </w:t>
      </w:r>
      <w:proofErr w:type="spellStart"/>
      <w:r w:rsidRPr="00E24868">
        <w:rPr>
          <w:lang w:val="en-IN"/>
        </w:rPr>
        <w:t>analyze</w:t>
      </w:r>
      <w:proofErr w:type="spellEnd"/>
      <w:r w:rsidRPr="00E24868">
        <w:rPr>
          <w:lang w:val="en-IN"/>
        </w:rPr>
        <w:t xml:space="preserve"> the straightforward solution, identify unnecessary operations, suggest an efficient approach using AI, and compare the original and improved time complexities.</w:t>
      </w:r>
    </w:p>
    <w:p w14:paraId="4DE3D94A" w14:textId="27556906" w:rsidR="00E24868" w:rsidRPr="00A325E8" w:rsidRDefault="00E24868" w:rsidP="00A8232D">
      <w:pPr>
        <w:rPr>
          <w:color w:val="EE0000"/>
        </w:rPr>
      </w:pPr>
      <w:r w:rsidRPr="00A325E8">
        <w:rPr>
          <w:color w:val="EE0000"/>
        </w:rPr>
        <w:lastRenderedPageBreak/>
        <w:t>CODE:</w:t>
      </w:r>
    </w:p>
    <w:p w14:paraId="3F8E5498" w14:textId="49D6CDCE" w:rsidR="00E24868" w:rsidRDefault="008A6443" w:rsidP="00A8232D">
      <w:r w:rsidRPr="008A6443">
        <w:rPr>
          <w:noProof/>
        </w:rPr>
        <w:drawing>
          <wp:inline distT="0" distB="0" distL="0" distR="0" wp14:anchorId="50A22DEE" wp14:editId="1AE256BC">
            <wp:extent cx="5943600" cy="3653155"/>
            <wp:effectExtent l="0" t="0" r="0" b="4445"/>
            <wp:docPr id="94720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09308" name=""/>
                    <pic:cNvPicPr/>
                  </pic:nvPicPr>
                  <pic:blipFill>
                    <a:blip r:embed="rId16"/>
                    <a:stretch>
                      <a:fillRect/>
                    </a:stretch>
                  </pic:blipFill>
                  <pic:spPr>
                    <a:xfrm>
                      <a:off x="0" y="0"/>
                      <a:ext cx="5943600" cy="3653155"/>
                    </a:xfrm>
                    <a:prstGeom prst="rect">
                      <a:avLst/>
                    </a:prstGeom>
                  </pic:spPr>
                </pic:pic>
              </a:graphicData>
            </a:graphic>
          </wp:inline>
        </w:drawing>
      </w:r>
    </w:p>
    <w:p w14:paraId="4FD61E32" w14:textId="1B5A1198" w:rsidR="008A6443" w:rsidRPr="00A325E8" w:rsidRDefault="008A6443" w:rsidP="00A8232D">
      <w:pPr>
        <w:rPr>
          <w:color w:val="EE0000"/>
        </w:rPr>
      </w:pPr>
      <w:r w:rsidRPr="00A325E8">
        <w:rPr>
          <w:color w:val="EE0000"/>
        </w:rPr>
        <w:t>OUTPUT:</w:t>
      </w:r>
    </w:p>
    <w:p w14:paraId="646AD250" w14:textId="4F6C6C65" w:rsidR="008A6443" w:rsidRDefault="008A6443" w:rsidP="00A8232D">
      <w:r w:rsidRPr="008A6443">
        <w:rPr>
          <w:noProof/>
        </w:rPr>
        <w:drawing>
          <wp:inline distT="0" distB="0" distL="0" distR="0" wp14:anchorId="0D874A24" wp14:editId="1B5E95ED">
            <wp:extent cx="5943600" cy="1895475"/>
            <wp:effectExtent l="0" t="0" r="0" b="9525"/>
            <wp:docPr id="12207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7900" name=""/>
                    <pic:cNvPicPr/>
                  </pic:nvPicPr>
                  <pic:blipFill>
                    <a:blip r:embed="rId17"/>
                    <a:stretch>
                      <a:fillRect/>
                    </a:stretch>
                  </pic:blipFill>
                  <pic:spPr>
                    <a:xfrm>
                      <a:off x="0" y="0"/>
                      <a:ext cx="5943600" cy="1895475"/>
                    </a:xfrm>
                    <a:prstGeom prst="rect">
                      <a:avLst/>
                    </a:prstGeom>
                  </pic:spPr>
                </pic:pic>
              </a:graphicData>
            </a:graphic>
          </wp:inline>
        </w:drawing>
      </w:r>
    </w:p>
    <w:p w14:paraId="23DD857E" w14:textId="3D0FB7BC" w:rsidR="008A6443" w:rsidRPr="00A325E8" w:rsidRDefault="008A6443" w:rsidP="00A8232D">
      <w:pPr>
        <w:rPr>
          <w:color w:val="EE0000"/>
        </w:rPr>
      </w:pPr>
      <w:r w:rsidRPr="00A325E8">
        <w:rPr>
          <w:color w:val="EE0000"/>
        </w:rPr>
        <w:t>OBSERVATION:</w:t>
      </w:r>
    </w:p>
    <w:p w14:paraId="3175357C" w14:textId="7A3E80B7" w:rsidR="008A6443" w:rsidRPr="008A6443" w:rsidRDefault="008A6443" w:rsidP="008A6443">
      <w:pPr>
        <w:rPr>
          <w:b/>
          <w:bCs/>
          <w:lang w:val="en-IN"/>
        </w:rPr>
      </w:pPr>
    </w:p>
    <w:p w14:paraId="78919AE7" w14:textId="77777777" w:rsidR="008A6443" w:rsidRPr="008A6443" w:rsidRDefault="008A6443" w:rsidP="008A6443">
      <w:pPr>
        <w:numPr>
          <w:ilvl w:val="0"/>
          <w:numId w:val="3"/>
        </w:numPr>
        <w:rPr>
          <w:lang w:val="en-IN"/>
        </w:rPr>
      </w:pPr>
      <w:r w:rsidRPr="008A6443">
        <w:rPr>
          <w:lang w:val="en-IN"/>
        </w:rPr>
        <w:t xml:space="preserve">The program successfully finds the highest mark, sorts students, and searches by name. </w:t>
      </w:r>
    </w:p>
    <w:p w14:paraId="04F08D5A" w14:textId="77777777" w:rsidR="008A6443" w:rsidRPr="008A6443" w:rsidRDefault="008A6443" w:rsidP="008A6443">
      <w:pPr>
        <w:numPr>
          <w:ilvl w:val="0"/>
          <w:numId w:val="3"/>
        </w:numPr>
        <w:rPr>
          <w:lang w:val="en-IN"/>
        </w:rPr>
      </w:pPr>
      <w:r w:rsidRPr="008A6443">
        <w:rPr>
          <w:lang w:val="en-IN"/>
        </w:rPr>
        <w:t xml:space="preserve">The straightforward approach may repeat some operations unnecessarily. </w:t>
      </w:r>
    </w:p>
    <w:p w14:paraId="1B6B6BDF" w14:textId="77777777" w:rsidR="008A6443" w:rsidRPr="008A6443" w:rsidRDefault="008A6443" w:rsidP="008A6443">
      <w:pPr>
        <w:numPr>
          <w:ilvl w:val="0"/>
          <w:numId w:val="3"/>
        </w:numPr>
        <w:rPr>
          <w:lang w:val="en-IN"/>
        </w:rPr>
      </w:pPr>
      <w:r w:rsidRPr="008A6443">
        <w:rPr>
          <w:lang w:val="en-IN"/>
        </w:rPr>
        <w:t xml:space="preserve">Using efficient searching and sorting methods can reduce execution time. </w:t>
      </w:r>
    </w:p>
    <w:p w14:paraId="03160A01" w14:textId="77777777" w:rsidR="008A6443" w:rsidRPr="008A6443" w:rsidRDefault="008A6443" w:rsidP="008A6443">
      <w:pPr>
        <w:numPr>
          <w:ilvl w:val="0"/>
          <w:numId w:val="3"/>
        </w:numPr>
        <w:rPr>
          <w:lang w:val="en-IN"/>
        </w:rPr>
      </w:pPr>
      <w:r w:rsidRPr="008A6443">
        <w:rPr>
          <w:lang w:val="en-IN"/>
        </w:rPr>
        <w:lastRenderedPageBreak/>
        <w:t xml:space="preserve">The improved solution has better performance for larger student datasets. </w:t>
      </w:r>
    </w:p>
    <w:p w14:paraId="259F3E42" w14:textId="0B99BF29" w:rsidR="008A6443" w:rsidRPr="00A325E8" w:rsidRDefault="008A6443" w:rsidP="00A8232D">
      <w:pPr>
        <w:rPr>
          <w:b/>
          <w:bCs/>
          <w:color w:val="EE0000"/>
        </w:rPr>
      </w:pPr>
      <w:r w:rsidRPr="00A325E8">
        <w:rPr>
          <w:b/>
          <w:bCs/>
          <w:color w:val="EE0000"/>
        </w:rPr>
        <w:t>QUESTION-5</w:t>
      </w:r>
    </w:p>
    <w:p w14:paraId="1DE825B6" w14:textId="77777777" w:rsidR="008A6443" w:rsidRPr="008A6443" w:rsidRDefault="008A6443" w:rsidP="008A6443">
      <w:r w:rsidRPr="008A6443">
        <w:t xml:space="preserve">Q5 – </w:t>
      </w:r>
      <w:proofErr w:type="spellStart"/>
      <w:r w:rsidRPr="008A6443">
        <w:t>Optimisation</w:t>
      </w:r>
      <w:proofErr w:type="spellEnd"/>
      <w:r w:rsidRPr="008A6443">
        <w:t xml:space="preserve"> Challenge: Best Combination</w:t>
      </w:r>
    </w:p>
    <w:p w14:paraId="6DFB7FCC" w14:textId="77777777" w:rsidR="008A6443" w:rsidRPr="008A6443" w:rsidRDefault="008A6443" w:rsidP="008A6443">
      <w:r w:rsidRPr="008A6443">
        <w:t>Problem / Starter Code:</w:t>
      </w:r>
    </w:p>
    <w:p w14:paraId="6462964A" w14:textId="77777777" w:rsidR="008A6443" w:rsidRPr="008A6443" w:rsidRDefault="008A6443" w:rsidP="008A6443">
      <w:r w:rsidRPr="008A6443">
        <w:t>items = [</w:t>
      </w:r>
    </w:p>
    <w:p w14:paraId="352C855A" w14:textId="77777777" w:rsidR="008A6443" w:rsidRPr="008A6443" w:rsidRDefault="008A6443" w:rsidP="008A6443">
      <w:r w:rsidRPr="008A6443">
        <w:t xml:space="preserve">    ("Laptop", 60000),</w:t>
      </w:r>
    </w:p>
    <w:p w14:paraId="080499D4" w14:textId="77777777" w:rsidR="008A6443" w:rsidRPr="008A6443" w:rsidRDefault="008A6443" w:rsidP="008A6443">
      <w:r w:rsidRPr="008A6443">
        <w:t xml:space="preserve">    ("Phone", 30000),</w:t>
      </w:r>
    </w:p>
    <w:p w14:paraId="338DFC1C" w14:textId="77777777" w:rsidR="008A6443" w:rsidRPr="008A6443" w:rsidRDefault="008A6443" w:rsidP="008A6443">
      <w:r w:rsidRPr="008A6443">
        <w:t xml:space="preserve">    ("Tablet", 20000),</w:t>
      </w:r>
    </w:p>
    <w:p w14:paraId="690D8A72" w14:textId="77777777" w:rsidR="008A6443" w:rsidRPr="008A6443" w:rsidRDefault="008A6443" w:rsidP="008A6443">
      <w:r w:rsidRPr="008A6443">
        <w:t xml:space="preserve">    ("Watch", 10000),</w:t>
      </w:r>
    </w:p>
    <w:p w14:paraId="4785342B" w14:textId="77777777" w:rsidR="008A6443" w:rsidRPr="008A6443" w:rsidRDefault="008A6443" w:rsidP="008A6443">
      <w:r w:rsidRPr="008A6443">
        <w:t xml:space="preserve">    ("Headphones", 5000)</w:t>
      </w:r>
    </w:p>
    <w:p w14:paraId="1BB7D6F6" w14:textId="7DA42242" w:rsidR="008A6443" w:rsidRPr="008A6443" w:rsidRDefault="008A6443" w:rsidP="008A6443">
      <w:r w:rsidRPr="008A6443">
        <w:t>]</w:t>
      </w:r>
    </w:p>
    <w:p w14:paraId="7F5095B6" w14:textId="21055316" w:rsidR="008A6443" w:rsidRPr="008A6443" w:rsidRDefault="008A6443" w:rsidP="008A6443">
      <w:r w:rsidRPr="008A6443">
        <w:t>budget = 50000</w:t>
      </w:r>
    </w:p>
    <w:p w14:paraId="518C74A8" w14:textId="77777777" w:rsidR="008A6443" w:rsidRPr="008A6443" w:rsidRDefault="008A6443" w:rsidP="008A6443">
      <w:r w:rsidRPr="008A6443">
        <w:t># TODO:</w:t>
      </w:r>
    </w:p>
    <w:p w14:paraId="14642F85" w14:textId="77777777" w:rsidR="008A6443" w:rsidRPr="008A6443" w:rsidRDefault="008A6443" w:rsidP="008A6443">
      <w:r w:rsidRPr="008A6443">
        <w:t># Find a combination of items whose total price</w:t>
      </w:r>
    </w:p>
    <w:p w14:paraId="627FB6AA" w14:textId="77777777" w:rsidR="008A6443" w:rsidRPr="008A6443" w:rsidRDefault="008A6443" w:rsidP="008A6443">
      <w:r w:rsidRPr="008A6443">
        <w:t># is as high as possible without exceeding the budget.</w:t>
      </w:r>
    </w:p>
    <w:p w14:paraId="588F7E2F" w14:textId="77777777" w:rsidR="008A6443" w:rsidRPr="008A6443" w:rsidRDefault="008A6443" w:rsidP="008A6443">
      <w:r w:rsidRPr="008A6443">
        <w:t>Student Tasks:</w:t>
      </w:r>
    </w:p>
    <w:p w14:paraId="13E8B688" w14:textId="77777777" w:rsidR="008A6443" w:rsidRPr="008A6443" w:rsidRDefault="008A6443" w:rsidP="008A6443">
      <w:r w:rsidRPr="008A6443">
        <w:t>•</w:t>
      </w:r>
      <w:r w:rsidRPr="008A6443">
        <w:tab/>
        <w:t xml:space="preserve">Design a solution to </w:t>
      </w:r>
      <w:proofErr w:type="spellStart"/>
      <w:r w:rsidRPr="008A6443">
        <w:t>maximise</w:t>
      </w:r>
      <w:proofErr w:type="spellEnd"/>
      <w:r w:rsidRPr="008A6443">
        <w:t xml:space="preserve"> total value without exceeding the budget.</w:t>
      </w:r>
    </w:p>
    <w:p w14:paraId="61AF30A2" w14:textId="77777777" w:rsidR="008A6443" w:rsidRPr="008A6443" w:rsidRDefault="008A6443" w:rsidP="008A6443">
      <w:r w:rsidRPr="008A6443">
        <w:t>•</w:t>
      </w:r>
      <w:r w:rsidRPr="008A6443">
        <w:tab/>
        <w:t>Start with a simple approach and explain it.</w:t>
      </w:r>
    </w:p>
    <w:p w14:paraId="18E99DA8" w14:textId="77777777" w:rsidR="008A6443" w:rsidRPr="008A6443" w:rsidRDefault="008A6443" w:rsidP="008A6443">
      <w:r w:rsidRPr="008A6443">
        <w:t>•</w:t>
      </w:r>
      <w:r w:rsidRPr="008A6443">
        <w:tab/>
        <w:t>Use AI to compare Brute Force, Greedy and Dynamic Programming.</w:t>
      </w:r>
    </w:p>
    <w:p w14:paraId="5551F199" w14:textId="77777777" w:rsidR="008A6443" w:rsidRPr="008A6443" w:rsidRDefault="008A6443" w:rsidP="008A6443">
      <w:r w:rsidRPr="008A6443">
        <w:t>•</w:t>
      </w:r>
      <w:r w:rsidRPr="008A6443">
        <w:tab/>
        <w:t>Determine which approach guarantees an optimal solution for this formulation.</w:t>
      </w:r>
    </w:p>
    <w:p w14:paraId="43AE63EE" w14:textId="77777777" w:rsidR="008A6443" w:rsidRPr="008A6443" w:rsidRDefault="008A6443" w:rsidP="008A6443">
      <w:r w:rsidRPr="008A6443">
        <w:t>•</w:t>
      </w:r>
      <w:r w:rsidRPr="008A6443">
        <w:tab/>
        <w:t>Implement the selected solution.</w:t>
      </w:r>
    </w:p>
    <w:p w14:paraId="143C8A24" w14:textId="77777777" w:rsidR="008A6443" w:rsidRPr="008A6443" w:rsidRDefault="008A6443" w:rsidP="008A6443">
      <w:r w:rsidRPr="008A6443">
        <w:t>•</w:t>
      </w:r>
      <w:r w:rsidRPr="008A6443">
        <w:tab/>
        <w:t>Test at least three budgets.</w:t>
      </w:r>
    </w:p>
    <w:p w14:paraId="69819614" w14:textId="718C3109" w:rsidR="00A8232D" w:rsidRDefault="008A6443" w:rsidP="008A6443">
      <w:r w:rsidRPr="008A6443">
        <w:t>•</w:t>
      </w:r>
      <w:r w:rsidRPr="008A6443">
        <w:tab/>
        <w:t>Explain time</w:t>
      </w:r>
    </w:p>
    <w:p w14:paraId="174B9484" w14:textId="77777777" w:rsidR="00A325E8" w:rsidRDefault="008A6443" w:rsidP="008A6443">
      <w:pPr>
        <w:rPr>
          <w:color w:val="EE0000"/>
        </w:rPr>
      </w:pPr>
      <w:r w:rsidRPr="00A325E8">
        <w:rPr>
          <w:color w:val="EE0000"/>
        </w:rPr>
        <w:t xml:space="preserve">PROMPT: </w:t>
      </w:r>
    </w:p>
    <w:p w14:paraId="1CF4E4F4" w14:textId="4ADCE50A" w:rsidR="008A6443" w:rsidRDefault="008A6443" w:rsidP="008A6443">
      <w:r w:rsidRPr="008A6443">
        <w:t xml:space="preserve">Solve the item combination problem using Brute Force, Greedy, and Dynamic Programming, compare their approaches and time complexities, identify which guarantees </w:t>
      </w:r>
      <w:r w:rsidRPr="008A6443">
        <w:lastRenderedPageBreak/>
        <w:t>an optimal solution, implement the best approach, and test it with at least three different budgets.</w:t>
      </w:r>
    </w:p>
    <w:p w14:paraId="0E67F5C5" w14:textId="24CC6CF1" w:rsidR="008A6443" w:rsidRPr="00A325E8" w:rsidRDefault="008A6443" w:rsidP="008A6443">
      <w:pPr>
        <w:rPr>
          <w:color w:val="EE0000"/>
        </w:rPr>
      </w:pPr>
      <w:r w:rsidRPr="00A325E8">
        <w:rPr>
          <w:color w:val="EE0000"/>
        </w:rPr>
        <w:t>CODE:</w:t>
      </w:r>
    </w:p>
    <w:p w14:paraId="2F9AAD6F" w14:textId="5854B3C5" w:rsidR="008A6443" w:rsidRDefault="008A6443" w:rsidP="008A6443">
      <w:r w:rsidRPr="008A6443">
        <w:rPr>
          <w:noProof/>
        </w:rPr>
        <w:drawing>
          <wp:inline distT="0" distB="0" distL="0" distR="0" wp14:anchorId="448183C7" wp14:editId="2FA2969D">
            <wp:extent cx="5943600" cy="4589145"/>
            <wp:effectExtent l="0" t="0" r="0" b="1905"/>
            <wp:docPr id="43463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7653" name=""/>
                    <pic:cNvPicPr/>
                  </pic:nvPicPr>
                  <pic:blipFill>
                    <a:blip r:embed="rId18"/>
                    <a:stretch>
                      <a:fillRect/>
                    </a:stretch>
                  </pic:blipFill>
                  <pic:spPr>
                    <a:xfrm>
                      <a:off x="0" y="0"/>
                      <a:ext cx="5943600" cy="4589145"/>
                    </a:xfrm>
                    <a:prstGeom prst="rect">
                      <a:avLst/>
                    </a:prstGeom>
                  </pic:spPr>
                </pic:pic>
              </a:graphicData>
            </a:graphic>
          </wp:inline>
        </w:drawing>
      </w:r>
    </w:p>
    <w:p w14:paraId="498D444D" w14:textId="77777777" w:rsidR="00A325E8" w:rsidRPr="00A325E8" w:rsidRDefault="00A325E8" w:rsidP="00A325E8">
      <w:pPr>
        <w:rPr>
          <w:color w:val="EE0000"/>
        </w:rPr>
      </w:pPr>
      <w:r w:rsidRPr="00A325E8">
        <w:rPr>
          <w:color w:val="EE0000"/>
        </w:rPr>
        <w:t>CODE:</w:t>
      </w:r>
    </w:p>
    <w:p w14:paraId="1FF28CDF" w14:textId="259C881C" w:rsidR="008A6443" w:rsidRDefault="008A6443" w:rsidP="008A6443">
      <w:r w:rsidRPr="008A6443">
        <w:rPr>
          <w:noProof/>
        </w:rPr>
        <w:lastRenderedPageBreak/>
        <w:drawing>
          <wp:inline distT="0" distB="0" distL="0" distR="0" wp14:anchorId="04386DD5" wp14:editId="03DA44AC">
            <wp:extent cx="4930567" cy="2606266"/>
            <wp:effectExtent l="0" t="0" r="3810" b="3810"/>
            <wp:docPr id="170731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11084" name=""/>
                    <pic:cNvPicPr/>
                  </pic:nvPicPr>
                  <pic:blipFill>
                    <a:blip r:embed="rId19"/>
                    <a:stretch>
                      <a:fillRect/>
                    </a:stretch>
                  </pic:blipFill>
                  <pic:spPr>
                    <a:xfrm>
                      <a:off x="0" y="0"/>
                      <a:ext cx="4930567" cy="2606266"/>
                    </a:xfrm>
                    <a:prstGeom prst="rect">
                      <a:avLst/>
                    </a:prstGeom>
                  </pic:spPr>
                </pic:pic>
              </a:graphicData>
            </a:graphic>
          </wp:inline>
        </w:drawing>
      </w:r>
    </w:p>
    <w:p w14:paraId="19BF3148" w14:textId="40F4B17B" w:rsidR="008A6443" w:rsidRPr="00A325E8" w:rsidRDefault="008A6443" w:rsidP="008A6443">
      <w:pPr>
        <w:rPr>
          <w:color w:val="EE0000"/>
        </w:rPr>
      </w:pPr>
      <w:r w:rsidRPr="00A325E8">
        <w:rPr>
          <w:color w:val="EE0000"/>
        </w:rPr>
        <w:t>OBSERVATION:</w:t>
      </w:r>
    </w:p>
    <w:p w14:paraId="0E051168" w14:textId="77777777" w:rsidR="008A6443" w:rsidRDefault="008A6443" w:rsidP="008A6443"/>
    <w:p w14:paraId="73797A4D" w14:textId="77777777" w:rsidR="008A6443" w:rsidRDefault="008A6443" w:rsidP="008A6443">
      <w:r>
        <w:t>* The program finds the combination of items with the maximum total price without exceeding the budget.</w:t>
      </w:r>
    </w:p>
    <w:p w14:paraId="1655CCAB" w14:textId="77777777" w:rsidR="008A6443" w:rsidRDefault="008A6443" w:rsidP="008A6443">
      <w:r>
        <w:t>* Brute Force checks all possible combinations and guarantees an optimal solution.</w:t>
      </w:r>
    </w:p>
    <w:p w14:paraId="749976C9" w14:textId="77777777" w:rsidR="008A6443" w:rsidRDefault="008A6443" w:rsidP="008A6443">
      <w:r>
        <w:t>* Greedy is faster but does not always guarantee the optimal combination.</w:t>
      </w:r>
    </w:p>
    <w:p w14:paraId="3E6F05D7" w14:textId="77777777" w:rsidR="008A6443" w:rsidRDefault="008A6443" w:rsidP="008A6443">
      <w:r>
        <w:t>* Dynamic Programming can efficiently find an optimal solution for larger inputs.</w:t>
      </w:r>
    </w:p>
    <w:p w14:paraId="4EC9550F" w14:textId="443FD6A8" w:rsidR="008A6443" w:rsidRDefault="008A6443" w:rsidP="008A6443">
      <w:r>
        <w:t>* The best approach depends on the number of items and problem constraints.</w:t>
      </w:r>
    </w:p>
    <w:p w14:paraId="6F3CE723" w14:textId="6EF376C7" w:rsidR="007178C2" w:rsidRDefault="00E31AED" w:rsidP="00A8232D">
      <w:r>
        <w:t>SSS</w:t>
      </w:r>
    </w:p>
    <w:sectPr w:rsidR="007178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4C9FC" w14:textId="77777777" w:rsidR="00780EB8" w:rsidRDefault="00780EB8" w:rsidP="00EF041F">
      <w:pPr>
        <w:spacing w:after="0" w:line="240" w:lineRule="auto"/>
      </w:pPr>
      <w:r>
        <w:separator/>
      </w:r>
    </w:p>
  </w:endnote>
  <w:endnote w:type="continuationSeparator" w:id="0">
    <w:p w14:paraId="02F8EC43" w14:textId="77777777" w:rsidR="00780EB8" w:rsidRDefault="00780EB8" w:rsidP="00EF0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E27CF" w14:textId="77777777" w:rsidR="00780EB8" w:rsidRDefault="00780EB8" w:rsidP="00EF041F">
      <w:pPr>
        <w:spacing w:after="0" w:line="240" w:lineRule="auto"/>
      </w:pPr>
      <w:r>
        <w:separator/>
      </w:r>
    </w:p>
  </w:footnote>
  <w:footnote w:type="continuationSeparator" w:id="0">
    <w:p w14:paraId="6C5F8153" w14:textId="77777777" w:rsidR="00780EB8" w:rsidRDefault="00780EB8" w:rsidP="00EF04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22B36"/>
    <w:multiLevelType w:val="multilevel"/>
    <w:tmpl w:val="E656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6964C8"/>
    <w:multiLevelType w:val="multilevel"/>
    <w:tmpl w:val="172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F30B18"/>
    <w:multiLevelType w:val="hybridMultilevel"/>
    <w:tmpl w:val="1A86C85E"/>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2"/>
  </w:num>
  <w:num w:numId="2" w16cid:durableId="762266770">
    <w:abstractNumId w:val="0"/>
  </w:num>
  <w:num w:numId="3" w16cid:durableId="1942881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17E91"/>
    <w:rsid w:val="00043A95"/>
    <w:rsid w:val="00045A86"/>
    <w:rsid w:val="000522D2"/>
    <w:rsid w:val="000B3546"/>
    <w:rsid w:val="000C3FE9"/>
    <w:rsid w:val="000E6BE0"/>
    <w:rsid w:val="00103BF8"/>
    <w:rsid w:val="00111BF7"/>
    <w:rsid w:val="0017370C"/>
    <w:rsid w:val="0019320B"/>
    <w:rsid w:val="001A4D9F"/>
    <w:rsid w:val="001A7D15"/>
    <w:rsid w:val="0026743B"/>
    <w:rsid w:val="002C2606"/>
    <w:rsid w:val="002F303E"/>
    <w:rsid w:val="00315F66"/>
    <w:rsid w:val="003628D7"/>
    <w:rsid w:val="00363ECF"/>
    <w:rsid w:val="003B4489"/>
    <w:rsid w:val="004A778D"/>
    <w:rsid w:val="005039F0"/>
    <w:rsid w:val="0050619B"/>
    <w:rsid w:val="005912EE"/>
    <w:rsid w:val="00605FEB"/>
    <w:rsid w:val="00703563"/>
    <w:rsid w:val="007178C2"/>
    <w:rsid w:val="007254F1"/>
    <w:rsid w:val="00775FCE"/>
    <w:rsid w:val="00780EB8"/>
    <w:rsid w:val="00817E03"/>
    <w:rsid w:val="008A6443"/>
    <w:rsid w:val="008D2090"/>
    <w:rsid w:val="008D761E"/>
    <w:rsid w:val="009604EF"/>
    <w:rsid w:val="00A041F1"/>
    <w:rsid w:val="00A325E8"/>
    <w:rsid w:val="00A80304"/>
    <w:rsid w:val="00A8232D"/>
    <w:rsid w:val="00AA2393"/>
    <w:rsid w:val="00B12438"/>
    <w:rsid w:val="00CF59A4"/>
    <w:rsid w:val="00D22A70"/>
    <w:rsid w:val="00E24868"/>
    <w:rsid w:val="00E31AED"/>
    <w:rsid w:val="00E45594"/>
    <w:rsid w:val="00E62951"/>
    <w:rsid w:val="00E9479B"/>
    <w:rsid w:val="00EB07CE"/>
    <w:rsid w:val="00EB56A8"/>
    <w:rsid w:val="00EE52A5"/>
    <w:rsid w:val="00EF041F"/>
    <w:rsid w:val="00F668E3"/>
    <w:rsid w:val="00FA1A51"/>
    <w:rsid w:val="00FB3F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57434709-49C2-4BD7-824C-062880C0F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Header">
    <w:name w:val="header"/>
    <w:basedOn w:val="Normal"/>
    <w:link w:val="HeaderChar"/>
    <w:uiPriority w:val="99"/>
    <w:unhideWhenUsed/>
    <w:rsid w:val="00EF04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41F"/>
    <w:rPr>
      <w:rFonts w:eastAsiaTheme="minorHAnsi"/>
      <w:lang w:eastAsia="en-US"/>
    </w:rPr>
  </w:style>
  <w:style w:type="paragraph" w:styleId="Footer">
    <w:name w:val="footer"/>
    <w:basedOn w:val="Normal"/>
    <w:link w:val="FooterChar"/>
    <w:uiPriority w:val="99"/>
    <w:unhideWhenUsed/>
    <w:rsid w:val="00EF04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41F"/>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tmp"/><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RITHWIK ARELLY</cp:lastModifiedBy>
  <cp:revision>1</cp:revision>
  <cp:lastPrinted>2026-09-22T15:00:00Z</cp:lastPrinted>
  <dcterms:created xsi:type="dcterms:W3CDTF">2026-09-22T18:36:00Z</dcterms:created>
  <dcterms:modified xsi:type="dcterms:W3CDTF">2026-10-06T09:20:00Z</dcterms:modified>
</cp:coreProperties>
</file>